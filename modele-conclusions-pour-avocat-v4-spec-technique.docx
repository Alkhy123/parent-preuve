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pPr>
        <w:pStyle w:val="TextBody"/>
      </w:pPr>
      <w:ins w:id="5" w:author="antho.magny@gmail.com" w:date="2026-06-20T14:25:18.495481265Z">
        <w:r>
          <w:t>V4 – spécification fonctionnelle et technique – modèle industrialisable</w:t>
        </w:r>
      </w:ins>
    </w:p>
    <w:p xmlns:w="http://schemas.openxmlformats.org/wordprocessingml/2006/main">
      <w:pPr>
        <w:pStyle w:val="TextBody"/>
        <w:jc w:val="right"/>
      </w:pPr>
      <w:ins w:id="6" w:author="antho.magny@gmail.com" w:date="2026-06-20T14:25:18.495487214Z">
        <w:r>
          <w:t>V4</w:t>
        </w:r>
        <w:r>
          <w:t>Spec</w:t>
        </w:r>
        <w:r>
          <w:t>Back-end</w:t>
        </w:r>
        <w:r>
          <w:t>Front-end</w:t>
        </w:r>
        <w:r>
          <w:t>Template engine</w:t>
        </w:r>
      </w:ins>
    </w:p>
    <w:p xmlns:w="http://schemas.openxmlformats.org/wordprocessingml/2006/main">
      <w:pPr>
        <w:pStyle w:val="Heading2"/>
      </w:pPr>
      <w:ins w:id="8" w:author="antho.magny@gmail.com" w:date="2026-06-20T14:25:18.495517651Z">
        <w:r>
          <w:t>1. Principes de structure</w:t>
        </w:r>
      </w:ins>
    </w:p>
    <w:ins xmlns:w="http://schemas.openxmlformats.org/wordprocessingml/2006/main" w:id="9" w:author="antho.magny@gmail.com" w:date="2026-06-20T14:25:18.495522037Z"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>*_list</w:t>
        </w:r>
        <w:r>
          <w:rPr>
            <w:rFonts w:ascii="Calibri" w:hAnsi="Calibri"/>
            <w:color w:val="111827"/>
            <w:sz w:val="22"/>
            <w:szCs w:val="22"/>
          </w:rPr>
          <w:t xml:space="preserve"> : collections ordonnées.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>*_date_iso</w:t>
        </w:r>
        <w:r>
          <w:rPr>
            <w:rFonts w:ascii="Calibri" w:hAnsi="Calibri"/>
            <w:color w:val="111827"/>
            <w:sz w:val="22"/>
            <w:szCs w:val="22"/>
          </w:rPr>
          <w:t xml:space="preserve"> : date technique ISO </w:t>
        </w:r>
        <w:r>
          <w:rPr>
            <w:rFonts w:ascii="Calibri" w:hAnsi="Calibri"/>
            <w:color w:val="111827"/>
            <w:sz w:val="22"/>
            <w:szCs w:val="22"/>
          </w:rPr>
          <w:t>YYYY-MM-DD</w:t>
        </w:r>
        <w:r>
          <w:rPr>
            <w:rFonts w:ascii="Calibri" w:hAnsi="Calibri"/>
            <w:color w:val="111827"/>
            <w:sz w:val="22"/>
            <w:szCs w:val="22"/>
          </w:rPr>
          <w:t>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>*_display</w:t>
        </w:r>
        <w:r>
          <w:rPr>
            <w:rFonts w:ascii="Calibri" w:hAnsi="Calibri"/>
            <w:color w:val="111827"/>
            <w:sz w:val="22"/>
            <w:szCs w:val="22"/>
          </w:rPr>
          <w:t xml:space="preserve"> : version prête à afficher.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>amount_*_eur</w:t>
        </w:r>
        <w:r>
          <w:rPr>
            <w:rFonts w:ascii="Calibri" w:hAnsi="Calibri"/>
            <w:color w:val="111827"/>
            <w:sz w:val="22"/>
            <w:szCs w:val="22"/>
          </w:rPr>
          <w:t xml:space="preserve"> : montant numérique en euros, sans formatage typographique.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>is_*</w:t>
        </w:r>
        <w:r>
          <w:rPr>
            <w:rFonts w:ascii="Calibri" w:hAnsi="Calibri"/>
            <w:color w:val="111827"/>
            <w:sz w:val="22"/>
            <w:szCs w:val="22"/>
          </w:rPr>
          <w:t xml:space="preserve">, </w:t>
        </w:r>
        <w:r>
          <w:rPr>
            <w:rFonts w:ascii="Calibri" w:hAnsi="Calibri"/>
            <w:color w:val="111827"/>
            <w:sz w:val="22"/>
            <w:szCs w:val="22"/>
          </w:rPr>
          <w:t>has_*</w:t>
        </w:r>
        <w:r>
          <w:rPr>
            <w:rFonts w:ascii="Calibri" w:hAnsi="Calibri"/>
            <w:color w:val="111827"/>
            <w:sz w:val="22"/>
            <w:szCs w:val="22"/>
          </w:rPr>
          <w:t xml:space="preserve">, </w:t>
        </w:r>
        <w:r>
          <w:rPr>
            <w:rFonts w:ascii="Calibri" w:hAnsi="Calibri"/>
            <w:color w:val="111827"/>
            <w:sz w:val="22"/>
            <w:szCs w:val="22"/>
          </w:rPr>
          <w:t>needs_*</w:t>
        </w:r>
        <w:r>
          <w:rPr>
            <w:rFonts w:ascii="Calibri" w:hAnsi="Calibri"/>
            <w:color w:val="111827"/>
            <w:sz w:val="22"/>
            <w:szCs w:val="22"/>
          </w:rPr>
          <w:t xml:space="preserve">, </w:t>
        </w:r>
        <w:r>
          <w:rPr>
            <w:rFonts w:ascii="Calibri" w:hAnsi="Calibri"/>
            <w:color w:val="111827"/>
            <w:sz w:val="22"/>
            <w:szCs w:val="22"/>
          </w:rPr>
          <w:t>show_*</w:t>
        </w:r>
        <w:r>
          <w:rPr>
            <w:rFonts w:ascii="Calibri" w:hAnsi="Calibri"/>
            <w:color w:val="111827"/>
            <w:sz w:val="22"/>
            <w:szCs w:val="22"/>
          </w:rPr>
          <w:t xml:space="preserve"> : booléens.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>legal_output.*</w:t>
        </w:r>
        <w:r>
          <w:rPr>
            <w:rFonts w:ascii="Calibri" w:hAnsi="Calibri"/>
            <w:color w:val="111827"/>
            <w:sz w:val="22"/>
            <w:szCs w:val="22"/>
          </w:rPr>
          <w:t xml:space="preserve"> : paragraphes déjà composés par l'application pour le rendu final.</w:t>
        </w:r>
      </w:p>
    </w:ins>
    <w:p xmlns:w="http://schemas.openxmlformats.org/wordprocessingml/2006/main">
      <w:pPr>
        <w:pStyle w:val="Heading2"/>
      </w:pPr>
      <w:ins w:id="10" w:author="antho.magny@gmail.com" w:date="2026-06-20T14:25:18.495545002Z">
        <w:r>
          <w:t>2. Objets racine requis</w:t>
        </w:r>
      </w:ins>
    </w:p>
    <w:ins xmlns:w="http://schemas.openxmlformats.org/wordprocessingml/2006/main" w:id="11" w:author="antho.magny@gmail.com" w:date="2026-06-20T14:25:18.495549018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2340"/>
          <w:gridCol w:w="2340"/>
          <w:gridCol w:w="2340"/>
          <w:gridCol w:w="2340"/>
        </w:tblGrid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Obligatoire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Usage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document_meta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Métadonnées document et version template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client_identity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Identification du client et de son conseil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opponent_identity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Identification de la partie adverse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case_context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Nature du litige, finalité, objectif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procedure_state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Juridiction, références, échéances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legal_output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Paragraphes synthétiques déjà générés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computed_values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 si finance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Totaux, soldes, comptes agrégés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alerts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Urgences, données bloquantes, points sensibles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strategy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Arbitrages client et marges de négociation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transmission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Bloc final de transmission au conseil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render_flags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object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Pilotage conditionnel du rendu</w:t>
              </w:r>
            </w:p>
          </w:tc>
        </w:tr>
      </w:tbl>
    </w:ins>
    <w:p xmlns:w="http://schemas.openxmlformats.org/wordprocessingml/2006/main">
      <w:pPr>
        <w:pStyle w:val="Heading2"/>
      </w:pPr>
      <w:ins w:id="12" w:author="antho.magny@gmail.com" w:date="2026-06-20T14:25:18.495602529Z">
        <w:r>
          <w:t>3. Champs simples principaux</w:t>
        </w:r>
      </w:ins>
    </w:p>
    <w:ins xmlns:w="http://schemas.openxmlformats.org/wordprocessingml/2006/main" w:id="13" w:author="antho.magny@gmail.com" w:date="2026-06-20T14:25:18.495606365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1872"/>
          <w:gridCol w:w="1872"/>
          <w:gridCol w:w="1872"/>
          <w:gridCol w:w="1872"/>
          <w:gridCol w:w="1872"/>
        </w:tblGrid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Clé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Obligatoire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Source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Note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document_meta.document_internal_ref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back-end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Référence interne métier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document_meta.template_version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back-end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 xml:space="preserve">Ex. </w:t>
              </w:r>
              <w:r>
                <w:t>v4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document_meta.generated_at_display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Date formatée pour rendu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client_identity.display_full_name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normalisé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Nom affiché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client_identity.procedural_role_label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normalisé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Ex. mère, père, demandeur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client_identity.counsel_name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collecte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Peut être vide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opponent_identity.display_full_name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normalisé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Nom affiché adverse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procedure_state.court_label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normalisé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Juridiction saisie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procedure_state.rg_number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collecte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Conserver exactement la référence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procedure_state.portalis_number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collecte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Conserver exactement la référence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case_context.expected_act_type_label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normalisé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Conclusions, incident, etc.</w:t>
              </w:r>
            </w:p>
          </w:tc>
        </w:tr>
        <w:tr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case_context.primary_goal_label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normalisé</w:t>
              </w:r>
            </w:p>
          </w:tc>
          <w:tc>
            <w:tcPr>
              <w:tcW w:type="dxa" w:w="1872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But principal affiché</w:t>
              </w:r>
            </w:p>
          </w:tc>
        </w:tr>
      </w:tbl>
    </w:ins>
    <w:p xmlns:w="http://schemas.openxmlformats.org/wordprocessingml/2006/main">
      <w:pPr>
        <w:pStyle w:val="Heading2"/>
      </w:pPr>
      <w:ins w:id="14" w:author="antho.magny@gmail.com" w:date="2026-06-20T14:25:18.495677263Z">
        <w:r>
          <w:t>4. Collections et schémas minimaux</w:t>
        </w:r>
      </w:ins>
    </w:p>
    <w:p xmlns:w="http://schemas.openxmlformats.org/wordprocessingml/2006/main">
      <w:pPr>
        <w:pStyle w:val="Heading3"/>
      </w:pPr>
      <w:ins w:id="15" w:author="antho.magny@gmail.com" w:date="2026-06-20T14:25:18.495682491Z">
        <w:r>
          <w:t xml:space="preserve">4.1 </w:t>
        </w:r>
        <w:r>
          <w:t>children_list[]</w:t>
        </w:r>
      </w:ins>
    </w:p>
    <w:ins xmlns:w="http://schemas.openxmlformats.org/wordprocessingml/2006/main" w:id="16" w:author="antho.magny@gmail.com" w:date="2026-06-20T14:25:18.495686306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2340"/>
          <w:gridCol w:w="2340"/>
          <w:gridCol w:w="2340"/>
          <w:gridCol w:w="2340"/>
        </w:tblGrid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Clé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Obligatoire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Usage rendu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display_child_label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Nom ou libellé enfant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birth_date_display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Date affichée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current_residence_label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Organisation actuelle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child_issue_summary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Point saillant</w:t>
              </w:r>
            </w:p>
          </w:tc>
        </w:tr>
      </w:tbl>
    </w:ins>
    <w:p xmlns:w="http://schemas.openxmlformats.org/wordprocessingml/2006/main">
      <w:pPr>
        <w:pStyle w:val="Heading3"/>
      </w:pPr>
      <w:ins w:id="17" w:author="antho.magny@gmail.com" w:date="2026-06-20T14:25:18.495703432Z">
        <w:r>
          <w:t xml:space="preserve">4.2 </w:t>
        </w:r>
        <w:r>
          <w:t>prior_decision_list[]</w:t>
        </w:r>
      </w:ins>
    </w:p>
    <w:ins xmlns:w="http://schemas.openxmlformats.org/wordprocessingml/2006/main" w:id="18" w:author="antho.magny@gmail.com" w:date="2026-06-20T14:25:18.495707328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2340"/>
          <w:gridCol w:w="2340"/>
          <w:gridCol w:w="2340"/>
          <w:gridCol w:w="2340"/>
        </w:tblGrid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Clé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Obligatoire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Usage rendu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decision_date_display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Date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decision_type_label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Jugement, ordonnance, convention…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decision_reference_label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Référence utile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operative_summary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Dispositif utile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execution_issue_summary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Difficulté d'exécution</w:t>
              </w:r>
            </w:p>
          </w:tc>
        </w:tr>
      </w:tbl>
    </w:ins>
    <w:p xmlns:w="http://schemas.openxmlformats.org/wordprocessingml/2006/main">
      <w:pPr>
        <w:pStyle w:val="Heading3"/>
      </w:pPr>
      <w:ins w:id="19" w:author="antho.magny@gmail.com" w:date="2026-06-20T14:25:18.49573452Z">
        <w:r>
          <w:t xml:space="preserve">4.3 </w:t>
        </w:r>
        <w:r>
          <w:t>fact_timeline_list[]</w:t>
        </w:r>
      </w:ins>
    </w:p>
    <w:ins xmlns:w="http://schemas.openxmlformats.org/wordprocessingml/2006/main" w:id="20" w:author="antho.magny@gmail.com" w:date="2026-06-20T14:25:18.495738105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2340"/>
          <w:gridCol w:w="2340"/>
          <w:gridCol w:w="2340"/>
          <w:gridCol w:w="2340"/>
        </w:tblGrid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Clé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Obligatoire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Usage rendu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event_date_display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Date de frise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event_title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Fait résumé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event_impact_summary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Incidence sur le dossier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linked_exhibit_label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Pièce associée</w:t>
              </w:r>
            </w:p>
          </w:tc>
        </w:tr>
      </w:tbl>
    </w:ins>
    <w:p xmlns:w="http://schemas.openxmlformats.org/wordprocessingml/2006/main">
      <w:pPr>
        <w:pStyle w:val="Heading3"/>
      </w:pPr>
      <w:ins w:id="21" w:author="antho.magny@gmail.com" w:date="2026-06-20T14:25:18.495757825Z">
        <w:r>
          <w:t xml:space="preserve">4.4 </w:t>
        </w:r>
        <w:r>
          <w:t>claim_list[]</w:t>
        </w:r>
      </w:ins>
    </w:p>
    <w:ins xmlns:w="http://schemas.openxmlformats.org/wordprocessingml/2006/main" w:id="22" w:author="antho.magny@gmail.com" w:date="2026-06-20T14:25:18.49576123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2340"/>
          <w:gridCol w:w="2340"/>
          <w:gridCol w:w="2340"/>
          <w:gridCol w:w="2340"/>
        </w:tblGrid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Clé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Obligatoire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Usage rendu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claim_priority_label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Principal / subsidiaire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claim_title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Intitulé de prétention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claim_category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Résidence, pension, frais…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claim_requested_terms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Paramètres demandés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claim_factual_basis_summary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Motif factuel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is_primary_claim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Exploitations métier</w:t>
              </w:r>
            </w:p>
          </w:tc>
        </w:tr>
      </w:tbl>
    </w:ins>
    <w:p xmlns:w="http://schemas.openxmlformats.org/wordprocessingml/2006/main">
      <w:pPr>
        <w:pStyle w:val="Heading3"/>
      </w:pPr>
      <w:ins w:id="23" w:author="antho.magny@gmail.com" w:date="2026-06-20T14:25:18.495782943Z">
        <w:r>
          <w:t xml:space="preserve">4.5 </w:t>
        </w:r>
        <w:r>
          <w:t>finance_item_list[]</w:t>
        </w:r>
      </w:ins>
    </w:p>
    <w:ins xmlns:w="http://schemas.openxmlformats.org/wordprocessingml/2006/main" w:id="24" w:author="antho.magny@gmail.com" w:date="2026-06-20T14:25:18.495786559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2340"/>
          <w:gridCol w:w="2340"/>
          <w:gridCol w:w="2340"/>
          <w:gridCol w:w="2340"/>
        </w:tblGrid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Clé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Obligatoire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Usage rendu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item_label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Poste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period_display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Période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amount_claimed_eur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number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Montant brut technique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amount_claimed_display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Montant affiché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amount_supported_eur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number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Montant documenté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amount_supported_display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Montant affiché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finance_note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Observation</w:t>
              </w:r>
            </w:p>
          </w:tc>
        </w:tr>
        <w:tr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needs_supporting_exhibit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oui</w:t>
              </w:r>
            </w:p>
          </w:tc>
          <w:tc>
            <w:tcPr>
              <w:tcW w:type="dxa" w:w="234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Contrôle métier</w:t>
              </w:r>
            </w:p>
          </w:tc>
        </w:tr>
      </w:tbl>
    </w:ins>
    <w:p xmlns:w="http://schemas.openxmlformats.org/wordprocessingml/2006/main">
      <w:pPr>
        <w:pStyle w:val="Heading3"/>
      </w:pPr>
      <w:ins w:id="25" w:author="antho.magny@gmail.com" w:date="2026-06-20T14:25:18.495824246Z">
        <w:r>
          <w:t xml:space="preserve">4.6 </w:t>
        </w:r>
        <w:r>
          <w:t>opponent_argument_list[]</w:t>
        </w:r>
        <w:r>
          <w:t xml:space="preserve"> et </w:t>
        </w:r>
        <w:r>
          <w:t>exhibit_list[]</w:t>
        </w:r>
      </w:ins>
    </w:p>
    <w:ins xmlns:w="http://schemas.openxmlformats.org/wordprocessingml/2006/main" w:id="26" w:author="antho.magny@gmail.com" w:date="2026-06-20T14:25:18.495828863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3120"/>
          <w:gridCol w:w="3120"/>
          <w:gridCol w:w="3120"/>
        </w:tblGrid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Collection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Clés minimales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Note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opponent_argument_list[]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argument_title</w:t>
              </w:r>
              <w:r>
                <w:t xml:space="preserve">, </w:t>
              </w:r>
              <w:r>
                <w:t>argument_source_label</w:t>
              </w:r>
              <w:r>
                <w:t xml:space="preserve">, </w:t>
              </w:r>
              <w:r>
                <w:t>requested_rebuttal_summary</w:t>
              </w:r>
              <w:r>
                <w:t xml:space="preserve">, </w:t>
              </w:r>
              <w:r>
                <w:t>supporting_exhibit_label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Conserver le niveau de granularité utile à la réfutation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exhibit_list[]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exhibit_number</w:t>
              </w:r>
              <w:r>
                <w:t xml:space="preserve">, </w:t>
              </w:r>
              <w:r>
                <w:t>exhibit_title</w:t>
              </w:r>
              <w:r>
                <w:t xml:space="preserve">, </w:t>
              </w:r>
              <w:r>
                <w:t>exhibit_date_display</w:t>
              </w:r>
              <w:r>
                <w:t xml:space="preserve">, </w:t>
              </w:r>
              <w:r>
                <w:t>exhibit_use_summary</w:t>
              </w:r>
              <w:r>
                <w:t xml:space="preserve">, </w:t>
              </w:r>
              <w:r>
                <w:t>exhibit_status_label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Le numéro affiché doit rester stable dans le rendu</w:t>
              </w:r>
            </w:p>
          </w:tc>
        </w:tr>
      </w:tbl>
    </w:ins>
    <w:p xmlns:w="http://schemas.openxmlformats.org/wordprocessingml/2006/main">
      <w:pPr>
        <w:pStyle w:val="Heading2"/>
      </w:pPr>
      <w:ins w:id="27" w:author="antho.magny@gmail.com" w:date="2026-06-20T14:25:18.495848623Z">
        <w:r>
          <w:t>5. Champs calculés</w:t>
        </w:r>
      </w:ins>
    </w:p>
    <w:ins xmlns:w="http://schemas.openxmlformats.org/wordprocessingml/2006/main" w:id="28" w:author="antho.magny@gmail.com" w:date="2026-06-20T14:25:18.495852028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3120"/>
          <w:gridCol w:w="3120"/>
          <w:gridCol w:w="3120"/>
        </w:tblGrid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Clé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Usage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computed_values.total_arrears_eur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number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Total technique non formaté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computed_values.total_arrears_display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Total affiché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computed_values.total_shared_expenses_eur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number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Total technique non formaté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computed_values.total_shared_expenses_display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Total affiché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computed_values.alleged_balance_due_eur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number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Solde technique non formaté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computed_values.alleged_balance_due_display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string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Solde affiché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computed_values.missing_exhibits_count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number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Contrôle de complétude</w:t>
              </w:r>
            </w:p>
          </w:tc>
        </w:tr>
      </w:tbl>
    </w:ins>
    <w:p xmlns:w="http://schemas.openxmlformats.org/wordprocessingml/2006/main">
      <w:pPr>
        <w:pStyle w:val="Heading2"/>
      </w:pPr>
      <w:ins w:id="29" w:author="antho.magny@gmail.com" w:date="2026-06-20T14:25:18.495886019Z">
        <w:r>
          <w:t>6. Règles de rendu conditionnel</w:t>
        </w:r>
      </w:ins>
    </w:p>
    <w:ins xmlns:w="http://schemas.openxmlformats.org/wordprocessingml/2006/main" w:id="30" w:author="antho.magny@gmail.com" w:date="2026-06-20T14:25:18.495890276Z">
      <w:tbl>
        <w:tblPr>
          <w:tblW w:w="9360" w:type="dxa"/>
          <w:tblLayout w:type="fixed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>
        <w:tblGrid>
          <w:gridCol w:w="3120"/>
          <w:gridCol w:w="3120"/>
          <w:gridCol w:w="3120"/>
        </w:tblGrid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Flag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Type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Effet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render_flags.show_children_section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Affiche la section enfants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render_flags.show_prior_decisions_section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Affiche les décisions antérieures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render_flags.show_fact_timeline_section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Affiche la chronologie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render_flags.show_claim_section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Affiche les prétentions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render_flags.show_finance_section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Affiche le chiffrage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render_flags.show_opponent_arguments_section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Affiche les arguments adverses</w:t>
              </w:r>
            </w:p>
          </w:tc>
        </w:tr>
        <w:tr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render_flags.show_exhibits_section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boolean</w:t>
              </w:r>
            </w:p>
          </w:tc>
          <w:tc>
            <w:tcPr>
              <w:tcW w:type="dxa" w:w="3120"/>
              <w:tcBorders>
                <w:top w:val="single" w:sz="4" w:color="D1D5DB"/>
                <w:bottom w:val="single" w:sz="4" w:color="D1D5DB"/>
                <w:left w:val="single" w:sz="4" w:color="D1D5DB"/>
                <w:right w:val="single" w:sz="4" w:color="D1D5DB"/>
              </w:tcBorders>
            </w:tcPr>
            <w:p>
              <w:r>
                <w:t>Affiche le bordereau</w:t>
              </w:r>
            </w:p>
          </w:tc>
        </w:tr>
      </w:tbl>
    </w:ins>
    <w:p xmlns:w="http://schemas.openxmlformats.org/wordprocessingml/2006/main">
      <w:pPr>
        <w:pStyle w:val="Heading2"/>
      </w:pPr>
      <w:ins w:id="31" w:author="antho.magny@gmail.com" w:date="2026-06-20T14:25:18.495917758Z">
        <w:r>
          <w:t>7. Contrat de rendu</w:t>
        </w:r>
      </w:ins>
    </w:p>
    <w:ins xmlns:w="http://schemas.openxmlformats.org/wordprocessingml/2006/main" w:id="32" w:author="antho.magny@gmail.com" w:date="2026-06-20T14:25:18.495921323Z"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 xml:space="preserve">Le moteur de template doit supporter </w:t>
        </w:r>
        <w:r>
          <w:rPr>
            <w:rFonts w:ascii="Calibri" w:hAnsi="Calibri"/>
            <w:color w:val="111827"/>
            <w:sz w:val="22"/>
            <w:szCs w:val="22"/>
          </w:rPr>
          <w:t>{{#if ...}}</w:t>
        </w:r>
        <w:r>
          <w:rPr>
            <w:rFonts w:ascii="Calibri" w:hAnsi="Calibri"/>
            <w:color w:val="111827"/>
            <w:sz w:val="22"/>
            <w:szCs w:val="22"/>
          </w:rPr>
          <w:t xml:space="preserve">, </w:t>
        </w:r>
        <w:r>
          <w:rPr>
            <w:rFonts w:ascii="Calibri" w:hAnsi="Calibri"/>
            <w:color w:val="111827"/>
            <w:sz w:val="22"/>
            <w:szCs w:val="22"/>
          </w:rPr>
          <w:t>{{#each ...}}</w:t>
        </w:r>
        <w:r>
          <w:rPr>
            <w:rFonts w:ascii="Calibri" w:hAnsi="Calibri"/>
            <w:color w:val="111827"/>
            <w:sz w:val="22"/>
            <w:szCs w:val="22"/>
          </w:rPr>
          <w:t xml:space="preserve">, </w:t>
        </w:r>
        <w:r>
          <w:rPr>
            <w:rFonts w:ascii="Calibri" w:hAnsi="Calibri"/>
            <w:color w:val="111827"/>
            <w:sz w:val="22"/>
            <w:szCs w:val="22"/>
          </w:rPr>
          <w:t>{{/if}}</w:t>
        </w:r>
        <w:r>
          <w:rPr>
            <w:rFonts w:ascii="Calibri" w:hAnsi="Calibri"/>
            <w:color w:val="111827"/>
            <w:sz w:val="22"/>
            <w:szCs w:val="22"/>
          </w:rPr>
          <w:t xml:space="preserve">, </w:t>
        </w:r>
        <w:r>
          <w:rPr>
            <w:rFonts w:ascii="Calibri" w:hAnsi="Calibri"/>
            <w:color w:val="111827"/>
            <w:sz w:val="22"/>
            <w:szCs w:val="22"/>
          </w:rPr>
          <w:t>{{/each}}</w:t>
        </w:r>
        <w:r>
          <w:rPr>
            <w:rFonts w:ascii="Calibri" w:hAnsi="Calibri"/>
            <w:color w:val="111827"/>
            <w:sz w:val="22"/>
            <w:szCs w:val="22"/>
          </w:rPr>
          <w:t>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 xml:space="preserve">Les champs </w:t>
        </w:r>
        <w:r>
          <w:rPr>
            <w:rFonts w:ascii="Calibri" w:hAnsi="Calibri"/>
            <w:color w:val="111827"/>
            <w:sz w:val="22"/>
            <w:szCs w:val="22"/>
          </w:rPr>
          <w:t>*_display</w:t>
        </w:r>
        <w:r>
          <w:rPr>
            <w:rFonts w:ascii="Calibri" w:hAnsi="Calibri"/>
            <w:color w:val="111827"/>
            <w:sz w:val="22"/>
            <w:szCs w:val="22"/>
          </w:rPr>
          <w:t xml:space="preserve"> doivent être considérés comme prioritaires pour l'affichage.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>Les champs numériques restent disponibles pour calculs, contrôles et exports.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 xml:space="preserve">Les paragraphes de </w:t>
        </w:r>
        <w:r>
          <w:rPr>
            <w:rFonts w:ascii="Calibri" w:hAnsi="Calibri"/>
            <w:color w:val="111827"/>
            <w:sz w:val="22"/>
            <w:szCs w:val="22"/>
          </w:rPr>
          <w:t>legal_output</w:t>
        </w:r>
        <w:r>
          <w:rPr>
            <w:rFonts w:ascii="Calibri" w:hAnsi="Calibri"/>
            <w:color w:val="111827"/>
            <w:sz w:val="22"/>
            <w:szCs w:val="22"/>
          </w:rPr>
          <w:t xml:space="preserve"> sont injectés après normalisation des faits et avant revue avocat.</w:t>
        </w:r>
      </w:p>
      <w:p>
        <w:pPr>
          <w:numPr>
            <w:ilvl w:val="0"/>
            <w:numId w:val="2"/>
          </w:numPr>
          <w:spacing w:line="276" w:lineRule="auto"/>
          <w:rPr>
            <w:rFonts w:ascii="Calibri" w:hAnsi="Calibri"/>
            <w:color w:val="111827"/>
            <w:sz w:val="22"/>
            <w:szCs w:val="22"/>
          </w:rPr>
        </w:pPr>
        <w:r>
          <w:rPr>
            <w:rFonts w:ascii="Calibri" w:hAnsi="Calibri"/>
            <w:color w:val="111827"/>
            <w:sz w:val="22"/>
            <w:szCs w:val="22"/>
          </w:rPr>
          <w:t>Le rendu final reste un document interne avocat/client non destiné au dépôt en l'état.</w:t>
        </w:r>
      </w:p>
    </w:ins>
    <w:p xmlns:w="http://schemas.openxmlformats.org/wordprocessingml/2006/main">
      <w:pPr>
        <w:pStyle w:val="Heading2"/>
      </w:pPr>
      <w:ins w:id="33" w:author="antho.magny@gmail.com" w:date="2026-06-20T14:25:18.495943016Z">
        <w:r>
          <w:t>8. Exemple minimal de payload</w:t>
        </w:r>
      </w:ins>
    </w:p>
    <w:p xmlns:w="http://schemas.openxmlformats.org/wordprocessingml/2006/main">
      <w:pPr>
        <w:pStyle w:val="TextBody"/>
      </w:pPr>
      <w:ins w:id="35" w:author="antho.magny@gmail.com" w:date="2026-06-20T14:25:18.495986422Z">
        <w:r>
          <w:t>Double livrable V4 : un template pur de production et une spécification technique de mapping, pour industrialisation sans reprendre l'architecture de votre application.</w:t>
        </w:r>
      </w:ins>
    </w:p>
    <w:sectPr>
      <w:headerReference w:type="default" r:id="rIdHeader1"/>
      <w:footerReference w:type="default" r:id="rIdFooter1"/>
      <w:pgSz w:w="12240" w:h="15840"/>
      <w:pgMar w:header="720" w:footer="720" w:gutter="0" w:top="1440" w:right="1440" w:bottom="1440" w:left="1440"/>
    </w:sectPr>
  </w:body>
</w:document>
</file>

<file path=word/comments.xml><?xml version="1.0" encoding="utf-8"?>
<w:comments xmlns:w="http://schemas.openxmlformats.org/wordprocessingml/2006/main"/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suff w:val="tab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suff w:val="tab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suff w:val="tab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Letter"/>
      <w:suff w:val="tab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suff w:val="tab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suff w:val="tab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upperLetter"/>
      <w:suff w:val="tab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suff w:val="tab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suff w:val="tab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5">
      <w:start w:val="1"/>
      <w:numFmt w:val="bullet"/>
      <w:suff w:val="tab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8">
      <w:start w:val="1"/>
      <w:numFmt w:val="bullet"/>
      <w:suff w:val="tab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line="276" w:lineRule="auto" w:after="160"/>
      </w:pPr>
    </w:pPrDefault>
  </w:docDefaults>
  <w:style w:type="paragraph" w:default="1" w:styleId="Normal">
    <w:name w:val="Normal"/>
    <w:pPr>
      <w:spacing w:line="276" w:lineRule="auto" w:after="160" w:before="0"/>
    </w:pPr>
    <w:rPr>
      <w:rFonts w:ascii="Calibri" w:hAnsi="Calibri"/>
      <w:color w:val="111827"/>
      <w:sz w:val="22"/>
      <w:szCs w:val="22"/>
    </w:rPr>
  </w:style>
  <w:style w:type="paragraph" w:styleId="TextBody">
    <w:name w:val="Text Body"/>
    <w:basedOn w:val="Normal"/>
    <w:next w:val="TextBody"/>
    <w:pPr>
      <w:spacing w:line="276" w:lineRule="auto" w:after="160" w:before="0"/>
    </w:pPr>
    <w:rPr>
      <w:rFonts w:ascii="Calibri" w:hAnsi="Calibri"/>
      <w:color w:val="111827"/>
      <w:sz w:val="22"/>
      <w:szCs w:val="22"/>
    </w:rPr>
  </w:style>
  <w:style w:type="paragraph" w:styleId="Heading1">
    <w:name w:val="Heading 1"/>
    <w:basedOn w:val="Normal"/>
    <w:next w:val="TextBody"/>
    <w:pPr>
      <w:spacing w:before="160" w:after="120" w:line="288" w:lineRule="auto"/>
      <w:outlineLvl w:val="0"/>
    </w:pPr>
    <w:rPr>
      <w:rFonts w:ascii="Calibri" w:hAnsi="Calibri"/>
      <w:b/>
      <w:color w:val="111827"/>
      <w:sz w:val="48"/>
      <w:szCs w:val="48"/>
    </w:rPr>
  </w:style>
  <w:style w:type="paragraph" w:styleId="Heading2">
    <w:name w:val="Heading 2"/>
    <w:basedOn w:val="Normal"/>
    <w:next w:val="TextBody"/>
    <w:pPr>
      <w:spacing w:before="160" w:after="80" w:line="288" w:lineRule="auto"/>
      <w:outlineLvl w:val="1"/>
    </w:pPr>
    <w:rPr>
      <w:rFonts w:ascii="Calibri" w:hAnsi="Calibri"/>
      <w:b/>
      <w:color w:val="111827"/>
      <w:sz w:val="36"/>
      <w:szCs w:val="36"/>
    </w:rPr>
  </w:style>
  <w:style w:type="paragraph" w:styleId="Heading3">
    <w:name w:val="Heading 3"/>
    <w:basedOn w:val="Normal"/>
    <w:next w:val="TextBody"/>
    <w:pPr>
      <w:spacing w:before="120" w:after="60" w:line="288" w:lineRule="auto"/>
      <w:outlineLvl w:val="2"/>
    </w:pPr>
    <w:rPr>
      <w:rFonts w:ascii="Calibri" w:hAnsi="Calibri"/>
      <w:b/>
      <w:color w:val="111827"/>
      <w:sz w:val="28"/>
      <w:szCs w:val="28"/>
    </w:rPr>
  </w:style>
  <w:style w:type="table" w:styleId="TableGrid">
    <w:name w:val="Table Grid"/>
    <w:tblPr>
      <w:tblBorders>
        <w:top w:val="single" w:sz="4" w:color="D1D5DB"/>
        <w:bottom w:val="single" w:sz="4" w:color="D1D5DB"/>
        <w:left w:val="single" w:sz="4" w:color="D1D5DB"/>
        <w:right w:val="single" w:sz="4" w:color="D1D5DB"/>
      </w:tblBorders>
    </w:tblPr>
    <w:tcPr>
      <w:tcMar>
        <w:top w:type="dxa" w:w="60"/>
        <w:left w:type="dxa" w:w="100"/>
        <w:start w:type="dxa" w:w="100"/>
        <w:bottom w:type="dxa" w:w="60"/>
        <w:right w:type="dxa" w:w="100"/>
        <w:end w:type="dxa" w:w="100"/>
      </w:tcMar>
      <w:vAlign w:val="top"/>
    </w:tcPr>
  </w:style>
</w:styles>
</file>

<file path=word/_rels/document.xml.rels><?xml version="1.0" encoding="UTF-8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Comments" Type="http://schemas.openxmlformats.org/officeDocument/2006/relationships/comments" Target="comment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